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andbook-chapter"/>
    <w:p>
      <w:pPr>
        <w:pStyle w:val="Heading1"/>
      </w:pPr>
      <w:r>
        <w:t xml:space="preserve">Handbook Chapter</w:t>
      </w:r>
    </w:p>
    <w:p>
      <w:pPr>
        <w:pStyle w:val="FirstParagraph"/>
      </w:pPr>
      <w:r>
        <w:t xml:space="preserve">Opening paragraph of the chapter.</w:t>
      </w:r>
    </w:p>
    <w:bookmarkStart w:id="12" w:name="handbook-section"/>
    <w:p>
      <w:pPr>
        <w:pStyle w:val="Heading2"/>
      </w:pPr>
      <w:r>
        <w:t xml:space="preserve">Handbook Section</w:t>
      </w:r>
    </w:p>
    <w:p>
      <w:pPr>
        <w:pStyle w:val="FirstParagraph"/>
      </w:pPr>
      <w:r>
        <w:t xml:space="preserve">Accepted</w:t>
      </w:r>
      <w:r>
        <w:t xml:space="preserve"> </w:t>
      </w:r>
      <w:ins w:id="1" w:author="Reviewer" w:date="2026-09-27T00:00:00Z">
        <w:r>
          <w:t xml:space="preserve">inserted words</w:t>
        </w:r>
      </w:ins>
      <w:r>
        <w:t xml:space="preserve"> </w:t>
      </w:r>
      <w:r>
        <w:t xml:space="preserve">remain</w:t>
      </w:r>
      <w:del w:id="1" w:author="Reviewer" w:date="2026-09-27T00:00:00Z">
        <w:r>
          <w:delText xml:space="preserve">removed words</w:delText>
        </w:r>
      </w:del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1"/>
        </w:numPr>
      </w:pPr>
      <w:r>
        <w:t xml:space="preserve">Second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Chair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</w:tbl>
    <w:p>
      <w:pPr>
        <w:pStyle w:val="CaptionedFigure"/>
      </w:pPr>
      <w:r>
        <w:drawing>
          <wp:inline>
            <wp:extent cx="101600" cy="101600"/>
            <wp:effectExtent b="0" l="0" r="0" t="0"/>
            <wp:docPr descr="Dot" title="" id="10" name="Picture"/>
            <a:graphic>
              <a:graphicData uri="http://schemas.openxmlformats.org/drawingml/2006/picture">
                <pic:pic>
                  <pic:nvPicPr>
                    <pic:cNvPr descr="docx-htm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2026-09-27T22:58:10Z</dcterms:created>
  <dcterms:modified xsi:type="dcterms:W3CDTF">2026-09-27T22:58:10Z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